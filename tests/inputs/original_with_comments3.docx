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F253" w14:textId="77777777" w:rsidR="00292DCE" w:rsidRDefault="00000000">
      <w:pPr>
        <w:pStyle w:val="Heading1"/>
      </w:pPr>
      <w:bookmarkStart w:id="0" w:name="the-absolute-cuteness-of-dogs-a-story"/>
      <w:r>
        <w:t>The Absolute Cuteness of Dogs: A Story</w:t>
      </w:r>
    </w:p>
    <w:p w14:paraId="651B28AD" w14:textId="41AC8F8A" w:rsidR="00292DCE" w:rsidRDefault="00000000">
      <w:pPr>
        <w:pStyle w:val="FirstParagraph"/>
      </w:pPr>
      <w:r>
        <w:t xml:space="preserve">There’s something universally understood about the cuteness of dogs—something that transcends language, culture, and even species boundaries. Perhaps it’s the way their eyes light up when they </w:t>
      </w:r>
      <w:commentRangeStart w:id="1"/>
      <w:del w:id="2" w:author="Uttmark,Gwyn" w:date="2026-03-11T14:58:00Z" w16du:dateUtc="2026-03-11T20:58:00Z">
        <w:r w:rsidDel="00D973F4">
          <w:delText xml:space="preserve">see you, as if you’re the most important person </w:delText>
        </w:r>
      </w:del>
      <w:commentRangeEnd w:id="1"/>
      <w:r w:rsidR="00D973F4">
        <w:rPr>
          <w:rStyle w:val="CommentReference"/>
          <w:sz w:val="24"/>
          <w:szCs w:val="24"/>
        </w:rPr>
        <w:commentReference w:id="1"/>
      </w:r>
      <w:r>
        <w:t>in the entire world, even if you’ve only been gone for five minutes. That unwavering devotion, coupled with their perpetually hopeful expression, makes it nearly impossible not to melt into a puddle of affection whenever a dog looks your way.</w:t>
      </w:r>
    </w:p>
    <w:p w14:paraId="5DF45C79" w14:textId="77777777" w:rsidR="00292DCE" w:rsidRDefault="00000000">
      <w:pPr>
        <w:pStyle w:val="BodyText"/>
      </w:pPr>
      <w:r>
        <w:t>Bailey was a golden retriever who had mastered the art of cuteness from the moment she was born. With her soft, golden coat and her floppy ears that seemed to have a mind of their own, she could turn heads just by walking down the sidewalk. But what really made Bailey irresistibly cute was her smile—yes, her actual smile. When Bailey was happy, her tongue would loll out to the side, and her eyes would crinkle at the corners, creating what could only be described as the most genuine smile in the entire canine kingdom.</w:t>
      </w:r>
    </w:p>
    <w:p w14:paraId="028C6FD1" w14:textId="30FA6B3F" w:rsidR="00292DCE" w:rsidRDefault="00000000">
      <w:pPr>
        <w:pStyle w:val="BodyText"/>
      </w:pPr>
      <w:r>
        <w:t xml:space="preserve">One sunny afternoon, Bailey sat in </w:t>
      </w:r>
      <w:del w:id="3" w:author="Uttmark,Gwyn" w:date="2026-03-11T14:58:00Z" w16du:dateUtc="2026-03-11T20:58:00Z">
        <w:r w:rsidDel="00D973F4">
          <w:delText xml:space="preserve">the backyard, watching </w:delText>
        </w:r>
      </w:del>
      <w:r>
        <w:t>a butterfly dance through the air. Her head tilted this way and that, following the delicate insect’s movements with the kind of concentration usually reserved for profound philosophical questions. A small whimper escaped her throat—not one of distress, but of pure, innocent wonder. This was cuteness in its most unadulterated form: a creature so present in the moment, so completely absorbed in the simple joy of observation, that time seemed to stop.</w:t>
      </w:r>
    </w:p>
    <w:p w14:paraId="60AA60F1" w14:textId="523C93EE" w:rsidR="00292DCE" w:rsidDel="00D973F4" w:rsidRDefault="00D973F4">
      <w:pPr>
        <w:pStyle w:val="BodyText"/>
        <w:rPr>
          <w:del w:id="4" w:author="Uttmark,Gwyn" w:date="2026-03-11T14:59:00Z" w16du:dateUtc="2026-03-11T20:59:00Z"/>
        </w:rPr>
      </w:pPr>
      <w:ins w:id="5" w:author="Uttmark,Gwyn" w:date="2026-03-11T14:59:00Z" w16du:dateUtc="2026-03-11T20:59:00Z">
        <w:r>
          <w:t>\</w:t>
        </w:r>
      </w:ins>
      <w:del w:id="6" w:author="Uttmark,Gwyn" w:date="2026-03-11T14:59:00Z" w16du:dateUtc="2026-03-11T20:59:00Z">
        <w:r w:rsidR="00000000" w:rsidDel="00D973F4">
          <w:delText>Across town, a tiny Pomeranian named Snowball had a different approach to cuteness. While Bailey’s charm came from her gentle grace, Snowball’s cuteness was born from sheer, unbridled chaos. With a pluffy white coat that made her look like a living cotton ball and paws so small they seemed designed by an architect of adorableness, Snowball had the energy of a puppy despite being seven years old. She would zoom around the house at maximum velocity, her tiny tail a white blur, occasionally crashing into furniture without apparent concern.</w:delText>
        </w:r>
      </w:del>
    </w:p>
    <w:p w14:paraId="0355EA5A" w14:textId="74432FF6" w:rsidR="00292DCE" w:rsidDel="00D973F4" w:rsidRDefault="00000000">
      <w:pPr>
        <w:pStyle w:val="BodyText"/>
        <w:rPr>
          <w:del w:id="7" w:author="Uttmark,Gwyn" w:date="2026-03-11T14:59:00Z" w16du:dateUtc="2026-03-11T20:59:00Z"/>
        </w:rPr>
      </w:pPr>
      <w:del w:id="8" w:author="Uttmark,Gwyn" w:date="2026-03-11T14:59:00Z" w16du:dateUtc="2026-03-11T20:59:00Z">
        <w:r w:rsidDel="00D973F4">
          <w:delText xml:space="preserve">When </w:delText>
        </w:r>
        <w:commentRangeStart w:id="9"/>
        <w:r w:rsidDel="00D973F4">
          <w:delText xml:space="preserve">Snowball </w:delText>
        </w:r>
      </w:del>
      <w:commentRangeEnd w:id="9"/>
      <w:r w:rsidR="00D973F4">
        <w:rPr>
          <w:rStyle w:val="CommentReference"/>
          <w:sz w:val="24"/>
          <w:szCs w:val="24"/>
        </w:rPr>
        <w:commentReference w:id="9"/>
      </w:r>
      <w:del w:id="10" w:author="Uttmark,Gwyn" w:date="2026-03-11T14:59:00Z" w16du:dateUtc="2026-03-11T20:59:00Z">
        <w:r w:rsidDel="00D973F4">
          <w:delText>finally tired herself out—which happened roughly every four minutes—she would collapse into someone’s lap and do something absolutely devastating: she would place her tiny paw on their hand, as if saying, “Thank you for existing.” Her owner, Margaret, had taken approximately six thousand photographs of this exact moment, and she would never get tired of it. There was simply no defense against the cuteness of a small dog showing affection through gentle paw placement.</w:delText>
        </w:r>
      </w:del>
    </w:p>
    <w:p w14:paraId="120C3F49" w14:textId="5093D419" w:rsidR="00292DCE" w:rsidRDefault="00000000">
      <w:pPr>
        <w:pStyle w:val="BodyText"/>
      </w:pPr>
      <w:del w:id="11" w:author="Uttmark,Gwyn" w:date="2026-03-11T14:59:00Z" w16du:dateUtc="2026-03-11T20:59:00Z">
        <w:r w:rsidDel="00D973F4">
          <w:delText xml:space="preserve">But perhaps the most universally recognized form of dog cuteness is puppyhood itself. The mere sight of a puppy—any puppy—causes an involuntary “awww” to escape from even the toughest, most cynical human beings. Puppies are balls </w:delText>
        </w:r>
      </w:del>
      <w:r>
        <w:t>of fluff and clumsiness, with paws that are too big for their bodies and ears that seem to have been borrowed from a much larger dog. They stumble through life with the confidence of beings who haven’t yet realized they’re adorable, which somehow makes them even more adorable.</w:t>
      </w:r>
    </w:p>
    <w:p w14:paraId="7AE49D05" w14:textId="77777777" w:rsidR="00292DCE" w:rsidRDefault="00000000">
      <w:pPr>
        <w:pStyle w:val="BodyText"/>
      </w:pPr>
      <w:r>
        <w:t xml:space="preserve">A rescue shelter called Haven </w:t>
      </w:r>
      <w:commentRangeStart w:id="12"/>
      <w:r>
        <w:t xml:space="preserve">Hills </w:t>
      </w:r>
      <w:commentRangeEnd w:id="12"/>
      <w:r w:rsidR="00D973F4">
        <w:rPr>
          <w:rStyle w:val="CommentReference"/>
          <w:sz w:val="24"/>
          <w:szCs w:val="24"/>
        </w:rPr>
        <w:commentReference w:id="12"/>
      </w:r>
      <w:r>
        <w:t>had recently taken in a litter of eight mixed-breed puppies, and visitors had to book appointments weeks in advance just to spend an hour in their presence. The puppies would tumble over one another in a tangle of limbs and ears, occasionally pausing to gnaw on one another’s ears or climb into a visitor’s lap. One particularly round little fellow named Biscuit had developed a habit of falling asleep mid-play, his head drooping suddenly while standing, forcing the entire litter to reorganize around his sleeping form.</w:t>
      </w:r>
    </w:p>
    <w:p w14:paraId="2F68D04A" w14:textId="77777777" w:rsidR="00292DCE" w:rsidRDefault="00000000">
      <w:pPr>
        <w:pStyle w:val="BodyText"/>
      </w:pPr>
      <w:r>
        <w:t>There’s something about the way dogs sleep that amplifies their cuteness exponentially. Whether curled into a tight cinnamon roll shape, sprawled across an entire bed like they own the place, or tucked into a cardboard box that’s clearly too small, sleeping dogs are unmatched in their ability to trigger protective instincts in humans. Their whiskers twitch, their paws sometimes paddling as if they’re running through a dream landscape. The soft snoring sounds they make—barely audible, like tiny motorboats—are the soundtrack to pure contentment.</w:t>
      </w:r>
    </w:p>
    <w:p w14:paraId="630B69F1" w14:textId="77777777" w:rsidR="00292DCE" w:rsidRDefault="00000000">
      <w:pPr>
        <w:pStyle w:val="BodyText"/>
      </w:pPr>
      <w:r>
        <w:t xml:space="preserve">Bailey had a favorite sleeping spot on the back of the couch, where she would arrange herself into a position that seemed to defy the laws of physics. Her long golden body would somehow conform to the narrow couch back, her head hanging off one end and her rear </w:t>
      </w:r>
      <w:r>
        <w:lastRenderedPageBreak/>
        <w:t>legs dangling off the other, and she would sleep this way for hours with an expression of total peace on her face. Her owner, Tom, could never bring himself to move her, no matter how uncomfortable she looked. The cuteness of her choice to sleep there superseded any practical considerations.</w:t>
      </w:r>
    </w:p>
    <w:p w14:paraId="47EC3232" w14:textId="77777777" w:rsidR="00292DCE" w:rsidRDefault="00000000">
      <w:pPr>
        <w:pStyle w:val="BodyText"/>
      </w:pPr>
      <w:r>
        <w:t>One rainy Tuesday, Bailey discovered something new: muddy paws. She’d been outside in the rain and come back in covered in brown splotches, which ordinarily would have earned her a stern look and a bath. But as she trotted through the house, leaving tiny muddy footprints that looked like little stamps of chaos, she did something that made Tom forget all about the mess: she suddenly stopped, looked up at him with an expression of profound guilt, and gently raised one paw at a time, as if apologizing for the destruction she’d caused.</w:t>
      </w:r>
    </w:p>
    <w:p w14:paraId="4B4E745E" w14:textId="77777777" w:rsidR="00292DCE" w:rsidRDefault="00000000">
      <w:pPr>
        <w:pStyle w:val="BodyText"/>
      </w:pPr>
      <w:r>
        <w:t>This is perhaps the most diabolical form of dog cuteness: the understanding, on some level, that they’ve done something wrong, combined with the absolute impossibility of being angry at them because of it. Dogs have somehow evolved or learned to exploit human weaknesses with startling precision. A tilted head, a soft whimper, and the slightest squint creates a combination that no human can resist. Scientists should probably study this phenomenon, as it appears to be more powerful than most pharmaceutical interventions.</w:t>
      </w:r>
    </w:p>
    <w:p w14:paraId="1BD30993" w14:textId="77777777" w:rsidR="00292DCE" w:rsidRDefault="00000000">
      <w:pPr>
        <w:pStyle w:val="BodyText"/>
      </w:pPr>
      <w:r>
        <w:t>Snowball had developed her own variation on this theme. Whenever she knew she’d done something wrong—chewed a shoe, knocked over a trash can, eaten something she shouldn’t have—she would slink toward her owner with her whole body low, her eyes enormous and liquid, and her tiny tail tucked between her hind legs. Then, and this was the truly genius part, she would very slowly, very deliberately place her paw on Margaret’s foot and just… wait. The paw on the foot said everything: “I have made a grave error, and I understand the gravity of my transgression. Please forgive me, for I am but a small, fluffy creature, and I cannot bear your disappointment.”</w:t>
      </w:r>
    </w:p>
    <w:p w14:paraId="0A231490" w14:textId="77777777" w:rsidR="00292DCE" w:rsidRDefault="00000000">
      <w:pPr>
        <w:pStyle w:val="BodyText"/>
      </w:pPr>
      <w:r>
        <w:t>Dogs have also perfected the art of the greeting, which is perhaps the most acute expression of their cuteness. When their humans come home after even the briefest absence, dogs react as though their beloved has returned from a ten-year journey to a remote island. The entire back half of their body will wiggle with joy because the tail alone cannot possibly contain the happiness they feel. Some dogs will spin in circles. Others will zoom from room to room. The luckiest humans will have a dog that brings them a toy as a gift, a priceless treasure being offered in celebration of this momentous reunion.</w:t>
      </w:r>
    </w:p>
    <w:p w14:paraId="7ED888B6" w14:textId="77777777" w:rsidR="00292DCE" w:rsidRDefault="00000000">
      <w:pPr>
        <w:pStyle w:val="BodyText"/>
      </w:pPr>
      <w:r>
        <w:t>Bailey had a elaborate ritual for Tom’s return. First, she would notice the keys in the lock—her ears would perk up with hope. Then the door would open, and if it was really Tom, her whole face would transform. She would cry out—not a bark, but a special vocalization reserved only for this moment—and she would leap up with all four paws leaving the ground in an expression of pure, unfiltered joy. She would run in a large circle around the kitchen, return to Tom for a moment of greeting, then run the circle again, as though she had to process the enormity of his return through physical motion.</w:t>
      </w:r>
    </w:p>
    <w:p w14:paraId="5401BB5B" w14:textId="77777777" w:rsidR="00292DCE" w:rsidRDefault="00000000">
      <w:pPr>
        <w:pStyle w:val="BodyText"/>
      </w:pPr>
      <w:r>
        <w:t xml:space="preserve">Even in their regular, everyday behaviors, dogs are relentlessly cute. The way they tilt their heads when they don’t understand something, processing human speech with their ears rotating independently like little furry satellites. The way they chase their tails, never quite accepting that the tail is attached to them. The way they’ll follow you from room to room in </w:t>
      </w:r>
      <w:r>
        <w:lastRenderedPageBreak/>
        <w:t>the house, unwilling to be separated by even a few walls. The way they’ll press their noses against windows, monitoring the outside world, their breath creating little fog circles on the glass.</w:t>
      </w:r>
    </w:p>
    <w:p w14:paraId="617D7B08" w14:textId="77777777" w:rsidR="00292DCE" w:rsidRDefault="00000000">
      <w:pPr>
        <w:pStyle w:val="BodyText"/>
      </w:pPr>
      <w:r>
        <w:t>Snowball had developed an particular cuteness when it came to toys. Despite having a basket filled with nearly two hundred toys—Margaret had a weakness—Snowball would fixate on whichever toy the human was currently holding. The moment Margaret picked up a toy to put it away, Snowball would become absolutely convinced that this was the most desirable toy in existence. She would prance around Margaret’s feet, her little paws tapping on the hardwood floors, making soft chirping sounds to express her desire. Margaret had learned that actually playing with the toy was optional; just holding it seemed to be enough to trigger Snowball’s belief that it was the most precious thing ever created.</w:t>
      </w:r>
    </w:p>
    <w:p w14:paraId="25E5CE1B" w14:textId="77777777" w:rsidR="00292DCE" w:rsidRDefault="00000000">
      <w:pPr>
        <w:pStyle w:val="BodyText"/>
      </w:pPr>
      <w:r>
        <w:t>Perhaps the most devastating cuteness of all is the temporary variety—the fleeting moments that appear without warning and disappear just as quickly. The puppy sneeze, barely audible, that makes you want to protect them from everything in the world. The way a dog will sometimes inexplicably sneeze after sniffing something, as if the universe itself is too much. The way they’ll sometimes step on their own ears while walking and pause, confused about what just happened to their hearing apparatus. The way they’ll sometimes forget where they are mid-walk and just sit down in the middle of the sidewalk, staring at something only they can see.</w:t>
      </w:r>
    </w:p>
    <w:p w14:paraId="7C20A05F" w14:textId="77777777" w:rsidR="00292DCE" w:rsidRDefault="00000000">
      <w:pPr>
        <w:pStyle w:val="BodyText"/>
      </w:pPr>
      <w:r>
        <w:t>As the sun set over Haven Hills, eight puppies were tucked into their bedtime arrangement—a heap of floppy bodies and tiny snores, their potbellies full from dinner and their brains exhausted from the monumental task of being alive for another day. Biscuit, the round one, had somehow ended up in the exact center of the pile, and he snuffled peacefully while his siblings used him as a pillow. In homes across the city, Bailey continued her position on the back of the couch, and Snowball was sprawled across Margaret’s feet, occasionally twitching in her sleep and letting out tiny, dream-induced yips that spoke of adventures in a world only dogs could access.</w:t>
      </w:r>
    </w:p>
    <w:p w14:paraId="0AB5500E" w14:textId="77777777" w:rsidR="00292DCE" w:rsidRDefault="00000000">
      <w:pPr>
        <w:pStyle w:val="BodyText"/>
      </w:pPr>
      <w:r>
        <w:t xml:space="preserve">And so the world continued its rotation, carrying with it countless dogs of every size, shape, and temperament, all of them engaged in the serious business of being absolutely, unapologetically, irresistibly cute. There was no grand conspiracy, no deliberate strategy—dogs were simply built, by nature and by millions of years of evolution, to be the most perfect expression of companionship and joy that exists. Every tilt of the head, every tail wag, every nose boop, and every gentle paw on a human’s hand was a reminder that cuteness, in its purest form, is simply the outward manifestation of unconditional love. And as long as dogs continued to exist in the world, there would always be reasons to smile, to feel comforted, and to believe that life, at its very best, is a furry, </w:t>
      </w:r>
      <w:commentRangeStart w:id="13"/>
      <w:r>
        <w:t>wagging</w:t>
      </w:r>
      <w:commentRangeEnd w:id="13"/>
      <w:r w:rsidR="00D973F4">
        <w:rPr>
          <w:rStyle w:val="CommentReference"/>
          <w:sz w:val="24"/>
          <w:szCs w:val="24"/>
        </w:rPr>
        <w:commentReference w:id="13"/>
      </w:r>
      <w:r>
        <w:t>, utterly adorable thing.</w:t>
      </w:r>
      <w:bookmarkEnd w:id="0"/>
    </w:p>
    <w:sectPr w:rsidR="00292DC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ttmark,Gwyn" w:date="2026-03-11T14:59:00Z" w:initials="U">
    <w:p w14:paraId="0E188E58" w14:textId="77777777" w:rsidR="00D973F4" w:rsidRDefault="00D973F4" w:rsidP="00D973F4">
      <w:r>
        <w:rPr>
          <w:rStyle w:val="CommentReference"/>
        </w:rPr>
        <w:annotationRef/>
      </w:r>
      <w:r>
        <w:rPr>
          <w:sz w:val="20"/>
          <w:szCs w:val="20"/>
        </w:rPr>
        <w:t>this is a comment on an edit in the first paragraph</w:t>
      </w:r>
    </w:p>
  </w:comment>
  <w:comment w:id="9" w:author="Uttmark,Gwyn" w:date="2026-03-11T14:59:00Z" w:initials="U">
    <w:p w14:paraId="0094AD43" w14:textId="77777777" w:rsidR="00D973F4" w:rsidRDefault="00D973F4" w:rsidP="00D973F4">
      <w:r>
        <w:rPr>
          <w:rStyle w:val="CommentReference"/>
        </w:rPr>
        <w:annotationRef/>
      </w:r>
      <w:r>
        <w:rPr>
          <w:sz w:val="20"/>
          <w:szCs w:val="20"/>
        </w:rPr>
        <w:t>this is a comment on an edit that deleted multiple paragraphs</w:t>
      </w:r>
    </w:p>
  </w:comment>
  <w:comment w:id="12" w:author="Uttmark,Gwyn" w:date="2026-03-11T14:58:00Z" w:initials="U">
    <w:p w14:paraId="76B982D9" w14:textId="77777777" w:rsidR="00D973F4" w:rsidRDefault="00D973F4" w:rsidP="00D973F4">
      <w:r>
        <w:rPr>
          <w:rStyle w:val="CommentReference"/>
        </w:rPr>
        <w:annotationRef/>
      </w:r>
      <w:r>
        <w:rPr>
          <w:sz w:val="20"/>
          <w:szCs w:val="20"/>
        </w:rPr>
        <w:t>this is a comment on the second page</w:t>
      </w:r>
    </w:p>
  </w:comment>
  <w:comment w:id="13" w:author="Uttmark,Gwyn" w:date="2026-03-11T14:58:00Z" w:initials="U">
    <w:p w14:paraId="0E0A0C10" w14:textId="77777777" w:rsidR="00D973F4" w:rsidRDefault="00D973F4" w:rsidP="00D973F4">
      <w:r>
        <w:rPr>
          <w:rStyle w:val="CommentReference"/>
        </w:rPr>
        <w:annotationRef/>
      </w:r>
      <w:r>
        <w:rPr>
          <w:sz w:val="20"/>
          <w:szCs w:val="20"/>
        </w:rPr>
        <w:t>this is a comment on the last page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188E58" w15:done="0"/>
  <w15:commentEx w15:paraId="0094AD43" w15:done="0"/>
  <w15:commentEx w15:paraId="76B982D9" w15:done="0"/>
  <w15:commentEx w15:paraId="0E0A0C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C0E245" w16cex:dateUtc="2026-03-11T20:59:00Z"/>
  <w16cex:commentExtensible w16cex:durableId="3B1745A5" w16cex:dateUtc="2026-03-11T20:59:00Z"/>
  <w16cex:commentExtensible w16cex:durableId="05FD48AA" w16cex:dateUtc="2026-03-11T20:58:00Z"/>
  <w16cex:commentExtensible w16cex:durableId="3100CB74" w16cex:dateUtc="2026-03-11T2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188E58" w16cid:durableId="6BC0E245"/>
  <w16cid:commentId w16cid:paraId="0094AD43" w16cid:durableId="3B1745A5"/>
  <w16cid:commentId w16cid:paraId="76B982D9" w16cid:durableId="05FD48AA"/>
  <w16cid:commentId w16cid:paraId="0E0A0C10" w16cid:durableId="3100CB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8BA5" w14:textId="77777777" w:rsidR="007F000D" w:rsidRDefault="007F000D">
      <w:pPr>
        <w:spacing w:after="0"/>
      </w:pPr>
      <w:r>
        <w:separator/>
      </w:r>
    </w:p>
  </w:endnote>
  <w:endnote w:type="continuationSeparator" w:id="0">
    <w:p w14:paraId="3907F5F4" w14:textId="77777777" w:rsidR="007F000D" w:rsidRDefault="007F00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F608" w14:textId="77777777" w:rsidR="007F000D" w:rsidRDefault="007F000D">
      <w:r>
        <w:separator/>
      </w:r>
    </w:p>
  </w:footnote>
  <w:footnote w:type="continuationSeparator" w:id="0">
    <w:p w14:paraId="64DA019D" w14:textId="77777777" w:rsidR="007F000D" w:rsidRDefault="007F0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20416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226260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ttmark,Gwyn">
    <w15:presenceInfo w15:providerId="AD" w15:userId="S::C837306555@colostate.edu::da70deeb-7200-4c90-a566-10fc8e7db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2DCE"/>
    <w:rsid w:val="00292DCE"/>
    <w:rsid w:val="007F000D"/>
    <w:rsid w:val="009E1FB9"/>
    <w:rsid w:val="00D973F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E2EAA5"/>
  <w15:docId w15:val="{590D8594-399E-5040-9F26-BF2015A2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D973F4"/>
    <w:rPr>
      <w:sz w:val="16"/>
      <w:szCs w:val="16"/>
    </w:rPr>
  </w:style>
  <w:style w:type="paragraph" w:styleId="CommentText">
    <w:name w:val="annotation text"/>
    <w:basedOn w:val="Normal"/>
    <w:link w:val="CommentTextChar"/>
    <w:rsid w:val="00D973F4"/>
    <w:rPr>
      <w:sz w:val="20"/>
      <w:szCs w:val="20"/>
    </w:rPr>
  </w:style>
  <w:style w:type="character" w:customStyle="1" w:styleId="CommentTextChar">
    <w:name w:val="Comment Text Char"/>
    <w:basedOn w:val="DefaultParagraphFont"/>
    <w:link w:val="CommentText"/>
    <w:rsid w:val="00D973F4"/>
    <w:rPr>
      <w:sz w:val="20"/>
      <w:szCs w:val="20"/>
    </w:rPr>
  </w:style>
  <w:style w:type="paragraph" w:styleId="CommentSubject">
    <w:name w:val="annotation subject"/>
    <w:basedOn w:val="CommentText"/>
    <w:next w:val="CommentText"/>
    <w:link w:val="CommentSubjectChar"/>
    <w:rsid w:val="00D973F4"/>
    <w:rPr>
      <w:b/>
      <w:bCs/>
    </w:rPr>
  </w:style>
  <w:style w:type="character" w:customStyle="1" w:styleId="CommentSubjectChar">
    <w:name w:val="Comment Subject Char"/>
    <w:basedOn w:val="CommentTextChar"/>
    <w:link w:val="CommentSubject"/>
    <w:rsid w:val="00D973F4"/>
    <w:rPr>
      <w:b/>
      <w:bCs/>
      <w:sz w:val="20"/>
      <w:szCs w:val="20"/>
    </w:rPr>
  </w:style>
  <w:style w:type="paragraph" w:styleId="Revision">
    <w:name w:val="Revision"/>
    <w:hidden/>
    <w:rsid w:val="00D973F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1858</Words>
  <Characters>9221</Characters>
  <Application>Microsoft Office Word</Application>
  <DocSecurity>0</DocSecurity>
  <Lines>135</Lines>
  <Paragraphs>23</Paragraphs>
  <ScaleCrop>false</ScaleCrop>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Uttmark,Gwyn</cp:lastModifiedBy>
  <cp:revision>2</cp:revision>
  <dcterms:created xsi:type="dcterms:W3CDTF">2026-03-11T20:37:00Z</dcterms:created>
  <dcterms:modified xsi:type="dcterms:W3CDTF">2026-03-11T20:59:00Z</dcterms:modified>
</cp:coreProperties>
</file>